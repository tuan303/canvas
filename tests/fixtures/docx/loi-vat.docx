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NGÂN HÀNG: Lỗi vặt Word</w:t>
      </w:r>
    </w:p>
    <w:p>
      <w:r>
        <w:t xml:space="preserve">Câu1:</w:t>
      </w:r>
      <w:r>
        <w:t xml:space="preserve"> Th</w:t>
      </w:r>
      <w:r>
        <w:t xml:space="preserve">ủ </w:t>
      </w:r>
      <w:proofErr w:type="spellStart"/>
      <w:r>
        <w:t xml:space="preserve">đô</w:t>
      </w:r>
      <w:proofErr w:type="spellEnd"/>
      <w:bookmarkStart w:id="0" w:name="_GoBack"/>
      <w:r>
        <w:t xml:space="preserve"> nước</w:t>
      </w:r>
      <w:bookmarkEnd w:id="0"/>
      <w:r>
        <w:t xml:space="preserve"> Pháp</w:t>
      </w:r>
    </w:p>
    <w:p>
      <w:hyperlink r:id="rIdLink" w:history="1">
        <w:r>
          <w:rPr>
            <w:rStyle w:val="Hyperlink"/>
          </w:rPr>
          <w:t>A.Paris</w:t>
        </w:r>
      </w:hyperlink>
    </w:p>
    <w:p>
      <w:smartTag w:uri="urn:x" w:element="place">
        <w:r>
          <w:t>B.</w:t>
        </w:r>
        <w:r>
          <w:t xml:space="preserve"> Lyon</w:t>
        </w:r>
      </w:smartTag>
    </w:p>
    <w:p>
      <w:sdt>
        <w:sdtPr>
          <w:alias w:val="x"/>
        </w:sdtPr>
        <w:sdtContent>
          <w:r>
            <w:t>C. Nice</w:t>
          </w:r>
        </w:sdtContent>
      </w:sdt>
    </w:p>
    <w:p>
      <w:r>
        <w:t xml:space="preserve">D. Mar</w:t>
      </w:r>
      <w:r>
        <w:t xml:space="preserve">­seil​le</w:t>
      </w:r>
    </w:p>
    <w:p>
      <w:r>
        <w:t xml:space="preserve">Đáp</w:t>
      </w:r>
      <w:r>
        <w:t xml:space="preserve"> án:</w:t>
      </w:r>
      <w:r>
        <w:t xml:space="preserve"> A</w:t>
      </w:r>
    </w:p>
    <w:p>
      <w:r>
        <w:t xml:space="preserve">CÂU 2. Hai cộng hai</w:t>
      </w:r>
    </w:p>
    <w:p>
      <w:r>
        <w:t xml:space="preserve">A. 3</w:t>
      </w:r>
    </w:p>
    <w:p>
      <w:ins w:id="1" w:author="x">
        <w:r>
          <w:t>B. 4</w:t>
        </w:r>
      </w:ins>
      <w:del w:id="2" w:author="x">
        <w:r>
          <w:delText>xóa</w:delText>
        </w:r>
      </w:del>
    </w:p>
    <w:p>
      <w:r>
        <w:t xml:space="preserve">C. 5</w:t>
      </w:r>
      <w:r>
        <w:rPr>
          <w:vanish/>
        </w:rPr>
        <w:t xml:space="preserve"> chữ ẩn</w:t>
      </w:r>
    </w:p>
    <w:p>
      <w:r>
        <w:t xml:space="preserve">D. 6</w:t>
      </w:r>
    </w:p>
    <w:p>
      <w:r>
        <w:t xml:space="preserve">Đáp án: B</w:t>
      </w:r>
    </w:p>
    <w:p>
      <w:r>
        <w:t xml:space="preserve">Câu 3 . Số thứ tự: </w:t>
      </w:r>
      <w:r>
        <w:fldChar w:fldCharType="begin"/>
      </w:r>
      <w:r>
        <w:instrText xml:space="preserve"> SEQ Hinh \* ARABIC </w:instrText>
      </w:r>
      <w:r>
        <w:fldChar w:fldCharType="separate"/>
      </w:r>
      <w:r>
        <w:t xml:space="preserve">7</w:t>
      </w:r>
      <w:r>
        <w:fldChar w:fldCharType="end"/>
      </w:r>
    </w:p>
    <w:p>
      <w:r>
        <w:t xml:space="preserve">A. </w:t>
      </w:r>
      <w:r>
        <w:sym w:font="Symbol" w:char="F061"/>
      </w:r>
    </w:p>
    <w:p>
      <w:r>
        <w:t xml:space="preserve">B. </w:t>
      </w:r>
      <w:r>
        <w:rPr>
          <w:rFonts w:ascii="Symbol" w:hAnsi="Symbol"/>
        </w:rPr>
        <w:t xml:space="preserve">b</w:t>
      </w:r>
    </w:p>
    <w:p>
      <w:r>
        <w:t xml:space="preserve">Đáp án: A</w:t>
      </w:r>
    </w:p>
    <w:p>
      <w:r>
        <w:t xml:space="preserve">Câu 4. Cho thông tin:</w:t>
      </w:r>
    </w:p>
    <w:p>
      <w:r>
        <w:t xml:space="preserve">Cầu 1 có chiều dài 100 m.</w:t>
      </w:r>
    </w:p>
    <w:p>
      <w:r>
        <w:t xml:space="preserve">A. đúng</w:t>
      </w:r>
    </w:p>
    <w:p>
      <w:r>
        <w:t xml:space="preserve">B. sai</w:t>
      </w:r>
    </w:p>
    <w:p>
      <w:r>
        <w:t xml:space="preserve">ĐA: A</w:t>
      </w:r>
    </w:p>
    <w:p>
      <w:r>
        <w:t xml:space="preserve">Question 5. What is 2 + 2?</w:t>
      </w:r>
    </w:p>
    <w:p>
      <w:r>
        <w:t xml:space="preserve">A. 3</w:t>
      </w:r>
    </w:p>
    <w:p>
      <w:r>
        <w:t xml:space="preserve">B. 4</w:t>
      </w:r>
    </w:p>
    <w:p>
      <w:r>
        <w:t xml:space="preserve">Answer: B</w:t>
      </w:r>
    </w:p>
    <w:p>
      <w:r>
        <w:t xml:space="preserve">Câu 6 – Câu có gạch ngang</w:t>
      </w:r>
    </w:p>
    <w:p>
      <w:r>
        <w:t xml:space="preserve">A. x</w:t>
      </w:r>
    </w:p>
    <w:p>
      <w:r>
        <w:t xml:space="preserve">B. y</w:t>
      </w:r>
    </w:p>
    <w:p>
      <w:r>
        <w:t xml:space="preserve">Đáp án: A</w:t>
      </w:r>
    </w:p>
    <w:p>
      <w:r>
        <w:t xml:space="preserve">Câu 7. Nội dung có</w:t>
      </w:r>
      <w:r>
        <w:br/>
      </w:r>
      <w:r>
        <w:t xml:space="preserve">xuống dòng</w:t>
      </w:r>
      <w:r>
        <w:br/>
      </w:r>
      <w:r>
        <w:t xml:space="preserve">A. một</w:t>
      </w:r>
      <w:r>
        <w:br/>
      </w:r>
      <w:r>
        <w:t xml:space="preserve">B. hai</w:t>
      </w:r>
    </w:p>
    <w:p>
      <w:r>
        <w:t xml:space="preserve">Đáp án: B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